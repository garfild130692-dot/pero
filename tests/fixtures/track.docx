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4D6F" w14:textId="5D2AF07F" w:rsidR="00C04DD9" w:rsidRDefault="00D926C8">
      <w:r>
        <w:t xml:space="preserve">Договор </w:t>
      </w:r>
      <w:ins w:id="0" w:author="Перо Тест" w:date="2026-10-06T19:15:00Z">
        <w:r>
          <w:t xml:space="preserve">срочной </w:t>
        </w:r>
      </w:ins>
      <w:r>
        <w:t>поставки товара заключён</w:t>
      </w:r>
      <w:del w:id="1" w:author="Перо Тест" w:date="2026-10-06T19:15:00Z">
        <w:r w:rsidDel="00D926C8">
          <w:delText xml:space="preserve"> сегодня</w:delText>
        </w:r>
      </w:del>
      <w:r>
        <w:t>.</w:t>
      </w:r>
    </w:p>
    <w:sectPr w:rsidR="00C04D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Перо Тест">
    <w15:presenceInfo w15:providerId="None" w15:userId="Перо Тест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C8"/>
    <w:rsid w:val="00C04DD9"/>
    <w:rsid w:val="00D9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59EE9"/>
  <w15:chartTrackingRefBased/>
  <w15:docId w15:val="{07367E32-86BC-4244-B043-D6FD35EF6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1</cp:revision>
  <dcterms:created xsi:type="dcterms:W3CDTF">2026-10-06T16:15:00Z</dcterms:created>
  <dcterms:modified xsi:type="dcterms:W3CDTF">2026-10-06T16:15:00Z</dcterms:modified>
</cp:coreProperties>
</file>