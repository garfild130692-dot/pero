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4DD9" w:rsidRDefault="00D926C8">
      <w:r>
        <w:t xml:space="preserve">Договор </w:t>
      </w:r>
      <w:ins w:id="0" w:author="Перо Тест" w:date="2026-10-06T19:15:00Z">
        <w:r>
          <w:t xml:space="preserve">срочной </w:t>
        </w:r>
      </w:ins>
      <w:r>
        <w:t>поставки товара заключён</w:t>
      </w:r>
      <w:del w:id="1" w:author="Перо Тест" w:date="2026-10-06T19:15:00Z">
        <w:r w:rsidDel="00D926C8">
          <w:delText xml:space="preserve"> сегодня</w:delText>
        </w:r>
      </w:del>
      <w:r>
        <w:t>.</w:t>
      </w:r>
    </w:p>
    <w:sectPr w:rsidR="00C04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еро Тест">
    <w15:presenceInfo w15:providerId="None" w15:userId="Перо Тест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trackRevisions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26C8"/>
    <w:rsid w:val="00595BD4"/>
    <w:rsid w:val="009C5966"/>
    <w:rsid w:val="00C04DD9"/>
    <w:rsid w:val="00D9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102F9B4-6386-41DA-99DC-4E87EA85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2026-10-16T20:34:00Z</dcterms:created>
  <dcterms:modified xsi:type="dcterms:W3CDTF">2026-10-16T20:34:00Z</dcterms:modified>
</cp:coreProperties>
</file>